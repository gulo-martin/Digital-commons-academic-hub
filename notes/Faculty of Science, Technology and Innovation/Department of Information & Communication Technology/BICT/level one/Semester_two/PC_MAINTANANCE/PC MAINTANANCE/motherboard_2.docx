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689"/>
        <w:gridCol w:w="4761"/>
      </w:tblGrid>
      <w:tr w:rsidR="004A5D65" w:rsidRPr="004A5D65" w:rsidTr="004A5D65">
        <w:trPr>
          <w:tblCellSpacing w:w="15" w:type="dxa"/>
        </w:trPr>
        <w:tc>
          <w:tcPr>
            <w:tcW w:w="2481" w:type="pct"/>
            <w:hideMark/>
          </w:tcPr>
          <w:p w:rsidR="004A5D65" w:rsidRPr="004A5D65" w:rsidRDefault="004A5D65" w:rsidP="004A5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9" w:type="pct"/>
            <w:hideMark/>
          </w:tcPr>
          <w:p w:rsidR="004A5D65" w:rsidRPr="004A5D65" w:rsidRDefault="004A5D65" w:rsidP="004A5D65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</w:rPr>
            </w:pPr>
            <w:r w:rsidRPr="004A5D65">
              <w:rPr>
                <w:rFonts w:ascii="Arial" w:eastAsia="Times New Roman" w:hAnsi="Arial" w:cs="Arial"/>
                <w:vanish/>
                <w:sz w:val="16"/>
                <w:szCs w:val="16"/>
              </w:rPr>
              <w:t>Top of Form</w:t>
            </w:r>
          </w:p>
          <w:tbl>
            <w:tblPr>
              <w:tblW w:w="0" w:type="auto"/>
              <w:tblCellSpacing w:w="15" w:type="dxa"/>
              <w:shd w:val="clear" w:color="auto" w:fill="3B5998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210"/>
            </w:tblGrid>
            <w:tr w:rsidR="004A5D65" w:rsidRPr="004A5D65" w:rsidTr="004A5D65">
              <w:trPr>
                <w:tblCellSpacing w:w="15" w:type="dxa"/>
              </w:trPr>
              <w:tc>
                <w:tcPr>
                  <w:tcW w:w="0" w:type="auto"/>
                  <w:shd w:val="clear" w:color="auto" w:fill="3B5998"/>
                  <w:vAlign w:val="center"/>
                  <w:hideMark/>
                </w:tcPr>
                <w:p w:rsidR="004A5D65" w:rsidRPr="004A5D65" w:rsidRDefault="004A5D65" w:rsidP="004A5D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A5D6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object w:dxaOrig="1440" w:dyaOrig="144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46" type="#_x0000_t75" style="width:155.9pt;height:18.15pt" o:ole="">
                        <v:imagedata r:id="rId5" o:title=""/>
                      </v:shape>
                      <w:control r:id="rId6" w:name="DefaultOcxName" w:shapeid="_x0000_i1046"/>
                    </w:object>
                  </w:r>
                </w:p>
              </w:tc>
            </w:tr>
          </w:tbl>
          <w:p w:rsidR="004A5D65" w:rsidRPr="004A5D65" w:rsidRDefault="004A5D65" w:rsidP="004A5D65">
            <w:pPr>
              <w:pBdr>
                <w:top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</w:rPr>
            </w:pPr>
            <w:r w:rsidRPr="004A5D65">
              <w:rPr>
                <w:rFonts w:ascii="Arial" w:eastAsia="Times New Roman" w:hAnsi="Arial" w:cs="Arial"/>
                <w:vanish/>
                <w:sz w:val="16"/>
                <w:szCs w:val="16"/>
              </w:rPr>
              <w:t>Bottom of Form</w:t>
            </w:r>
          </w:p>
        </w:tc>
      </w:tr>
    </w:tbl>
    <w:p w:rsidR="004A5D65" w:rsidRPr="004A5D65" w:rsidRDefault="004A5D65" w:rsidP="004A5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5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are the Different Motherboard Components and Their Functions?</w:t>
      </w:r>
    </w:p>
    <w:p w:rsidR="004A5D65" w:rsidRPr="004A5D65" w:rsidRDefault="004A5D65" w:rsidP="004A5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D65">
        <w:rPr>
          <w:rFonts w:ascii="Times New Roman" w:eastAsia="Times New Roman" w:hAnsi="Times New Roman" w:cs="Times New Roman"/>
          <w:sz w:val="24"/>
          <w:szCs w:val="24"/>
        </w:rPr>
        <w:t>Understanding your motherboard components and functions is simple... Join us as we explain the different parts of a motherboard with pictures.</w:t>
      </w:r>
    </w:p>
    <w:p w:rsidR="004A5D65" w:rsidRPr="004A5D65" w:rsidRDefault="004A5D65" w:rsidP="004A5D65">
      <w:pPr>
        <w:spacing w:before="100" w:beforeAutospacing="1" w:after="100" w:afterAutospacing="1" w:line="240" w:lineRule="auto"/>
        <w:rPr>
          <w:ins w:id="0" w:author="Unknown"/>
          <w:rFonts w:ascii="Times New Roman" w:eastAsia="Times New Roman" w:hAnsi="Times New Roman" w:cs="Times New Roman"/>
          <w:sz w:val="24"/>
          <w:szCs w:val="24"/>
        </w:rPr>
      </w:pPr>
      <w:ins w:id="1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t>At the first glance, the components of a motherboard can appear complicated... even daunting to some. How are we supposed to figure out this big jumble of connectors, ports, slots, sockets and heat sinks?</w:t>
        </w:r>
      </w:ins>
    </w:p>
    <w:p w:rsidR="004A5D65" w:rsidRPr="004A5D65" w:rsidRDefault="004A5D65" w:rsidP="004A5D65">
      <w:pPr>
        <w:spacing w:before="100" w:beforeAutospacing="1" w:after="100" w:afterAutospacing="1" w:line="240" w:lineRule="auto"/>
        <w:rPr>
          <w:ins w:id="2" w:author="Unknown"/>
          <w:rFonts w:ascii="Times New Roman" w:eastAsia="Times New Roman" w:hAnsi="Times New Roman" w:cs="Times New Roman"/>
          <w:sz w:val="24"/>
          <w:szCs w:val="24"/>
        </w:rPr>
      </w:pPr>
      <w:ins w:id="3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t>Good news: Finding your way around a motherboard isn't hard... You simply need to be able to identify the different motherboard parts and understand their functions.</w:t>
        </w:r>
      </w:ins>
    </w:p>
    <w:p w:rsidR="004A5D65" w:rsidRPr="004A5D65" w:rsidRDefault="004A5D65" w:rsidP="004A5D65">
      <w:pPr>
        <w:spacing w:before="100" w:beforeAutospacing="1" w:after="100" w:afterAutospacing="1" w:line="240" w:lineRule="auto"/>
        <w:rPr>
          <w:ins w:id="4" w:author="Unknown"/>
          <w:rFonts w:ascii="Times New Roman" w:eastAsia="Times New Roman" w:hAnsi="Times New Roman" w:cs="Times New Roman"/>
          <w:sz w:val="24"/>
          <w:szCs w:val="24"/>
        </w:rPr>
      </w:pPr>
      <w:ins w:id="5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t>Join us as we take you on a guided tour of the different motherboard components (complete with photos and plain English descriptions):</w:t>
        </w:r>
      </w:ins>
    </w:p>
    <w:p w:rsidR="004A5D65" w:rsidRPr="004A5D65" w:rsidRDefault="004A5D65" w:rsidP="004A5D65">
      <w:pPr>
        <w:spacing w:after="0" w:line="240" w:lineRule="auto"/>
        <w:rPr>
          <w:ins w:id="6" w:author="Unknown"/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35270" cy="3999865"/>
            <wp:effectExtent l="19050" t="0" r="0" b="0"/>
            <wp:docPr id="1" name="Picture 1" descr="Motherboard Compon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therboard Components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3999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5D65" w:rsidRPr="004A5D65" w:rsidRDefault="004A5D65" w:rsidP="004A5D65">
      <w:pPr>
        <w:spacing w:after="0" w:line="240" w:lineRule="auto"/>
        <w:rPr>
          <w:ins w:id="7" w:author="Unknown"/>
          <w:rFonts w:ascii="Times New Roman" w:eastAsia="Times New Roman" w:hAnsi="Times New Roman" w:cs="Times New Roman"/>
          <w:sz w:val="24"/>
          <w:szCs w:val="24"/>
        </w:rPr>
      </w:pPr>
      <w:ins w:id="8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t xml:space="preserve">4 </w:t>
        </w:r>
      </w:ins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69"/>
        <w:gridCol w:w="6281"/>
      </w:tblGrid>
      <w:tr w:rsidR="004A5D65" w:rsidRPr="004A5D65" w:rsidTr="004A5D65">
        <w:trPr>
          <w:tblCellSpacing w:w="15" w:type="dxa"/>
        </w:trPr>
        <w:tc>
          <w:tcPr>
            <w:tcW w:w="1669" w:type="pct"/>
            <w:hideMark/>
          </w:tcPr>
          <w:p w:rsidR="004A5D65" w:rsidRPr="004A5D65" w:rsidRDefault="004A5D65" w:rsidP="004A5D65">
            <w:pPr>
              <w:spacing w:before="100" w:beforeAutospacing="1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1. Back Panel Connectors &amp; Ports</w:t>
            </w: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3331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>Connectors and ports for connecting the computer to external devices such as display ports, audio ports, USB ports, Ethernet ports, PS/2 ports etc. See image below for a close-up view.</w:t>
            </w: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For details on the individual back panel ports, </w:t>
            </w:r>
            <w:hyperlink r:id="rId8" w:history="1">
              <w:r w:rsidRPr="004A5D65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click here for our guide to computer cable connections.</w:t>
              </w:r>
            </w:hyperlink>
          </w:p>
        </w:tc>
      </w:tr>
    </w:tbl>
    <w:p w:rsidR="004A5D65" w:rsidRPr="004A5D65" w:rsidRDefault="004A5D65" w:rsidP="004A5D65">
      <w:pPr>
        <w:spacing w:after="0" w:line="240" w:lineRule="auto"/>
        <w:rPr>
          <w:ins w:id="9" w:author="Unknown"/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35270" cy="3999865"/>
            <wp:effectExtent l="19050" t="0" r="0" b="0"/>
            <wp:docPr id="2" name="Picture 2" descr="Motherboard Back Panel Connec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otherboard Back Panel Connector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3999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66"/>
        <w:gridCol w:w="6284"/>
      </w:tblGrid>
      <w:tr w:rsidR="004A5D65" w:rsidRPr="004A5D65" w:rsidTr="004A5D65">
        <w:trPr>
          <w:tblCellSpacing w:w="15" w:type="dxa"/>
        </w:trPr>
        <w:tc>
          <w:tcPr>
            <w:tcW w:w="1667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>2. PCI Slots</w:t>
            </w:r>
          </w:p>
        </w:tc>
        <w:tc>
          <w:tcPr>
            <w:tcW w:w="3333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>PCI: Peripheral Component Interconnect</w:t>
            </w: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Slot for older expansion cards such as sound cards, network cards, connector cards. See image below for a close-up view.</w:t>
            </w: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Have been largely replaced by PCI-Express x1 slots (see motherboard parts #3 below).</w:t>
            </w:r>
          </w:p>
        </w:tc>
      </w:tr>
      <w:tr w:rsidR="004A5D65" w:rsidRPr="004A5D65" w:rsidTr="004A5D65">
        <w:trPr>
          <w:tblCellSpacing w:w="15" w:type="dxa"/>
        </w:trPr>
        <w:tc>
          <w:tcPr>
            <w:tcW w:w="1667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>3. PCI Express x1 Slots</w:t>
            </w:r>
          </w:p>
        </w:tc>
        <w:tc>
          <w:tcPr>
            <w:tcW w:w="3333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Slot for modern expansion cards such as sound cards, network cards (Wi-Fi, Ethernet, </w:t>
            </w:r>
            <w:proofErr w:type="gramStart"/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>Bluetooth</w:t>
            </w:r>
            <w:proofErr w:type="gramEnd"/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connector cards (USB, FireWire, </w:t>
            </w:r>
            <w:proofErr w:type="spellStart"/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>eSATA</w:t>
            </w:r>
            <w:proofErr w:type="spellEnd"/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>) and certain low-end graphics cards. See image below for a close-up view.</w:t>
            </w:r>
          </w:p>
        </w:tc>
      </w:tr>
      <w:tr w:rsidR="004A5D65" w:rsidRPr="004A5D65" w:rsidTr="004A5D65">
        <w:trPr>
          <w:tblCellSpacing w:w="15" w:type="dxa"/>
        </w:trPr>
        <w:tc>
          <w:tcPr>
            <w:tcW w:w="1667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>4. PCI Express x16 Slot</w:t>
            </w:r>
          </w:p>
        </w:tc>
        <w:tc>
          <w:tcPr>
            <w:tcW w:w="3333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>Slot for discrete graphic cards and high bandwidth devices such as top-end solid state drives. See image below for a close-up view.</w:t>
            </w:r>
          </w:p>
        </w:tc>
      </w:tr>
      <w:tr w:rsidR="004A5D65" w:rsidRPr="004A5D65" w:rsidTr="004A5D65">
        <w:trPr>
          <w:tblCellSpacing w:w="15" w:type="dxa"/>
        </w:trPr>
        <w:tc>
          <w:tcPr>
            <w:tcW w:w="1667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>5. Northbridge</w:t>
            </w:r>
          </w:p>
        </w:tc>
        <w:tc>
          <w:tcPr>
            <w:tcW w:w="3333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>Also known as Memory Controller Hub (MCH).</w:t>
            </w: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Chipset that allows the CPU to communicate with the RAM and graphics card.</w:t>
            </w: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Beginning from Intel Sandy Bridge in 2011, this motherboard component is no longer present as it has been integrated within the CPU itself.</w:t>
            </w:r>
          </w:p>
        </w:tc>
      </w:tr>
      <w:tr w:rsidR="004A5D65" w:rsidRPr="004A5D65" w:rsidTr="004A5D65">
        <w:trPr>
          <w:tblCellSpacing w:w="15" w:type="dxa"/>
        </w:trPr>
        <w:tc>
          <w:tcPr>
            <w:tcW w:w="1667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6. CPU Socket</w:t>
            </w:r>
          </w:p>
        </w:tc>
        <w:tc>
          <w:tcPr>
            <w:tcW w:w="3333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Insert CPU here. To learn how to install a CPU, </w:t>
            </w:r>
            <w:hyperlink r:id="rId10" w:history="1">
              <w:r w:rsidRPr="004A5D65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click here for our guide to installing a CPU.</w:t>
              </w:r>
            </w:hyperlink>
          </w:p>
        </w:tc>
      </w:tr>
      <w:tr w:rsidR="004A5D65" w:rsidRPr="004A5D65" w:rsidTr="004A5D65">
        <w:trPr>
          <w:tblCellSpacing w:w="15" w:type="dxa"/>
        </w:trPr>
        <w:tc>
          <w:tcPr>
            <w:tcW w:w="1667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>7. ATX 12V Power Connector</w:t>
            </w:r>
          </w:p>
        </w:tc>
        <w:tc>
          <w:tcPr>
            <w:tcW w:w="3333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to the 4-pin power cable of a power supply unit which supplies power to the CPU.</w:t>
            </w:r>
          </w:p>
        </w:tc>
      </w:tr>
    </w:tbl>
    <w:p w:rsidR="004A5D65" w:rsidRPr="004A5D65" w:rsidRDefault="004A5D65" w:rsidP="004A5D65">
      <w:pPr>
        <w:spacing w:after="0" w:line="240" w:lineRule="auto"/>
        <w:rPr>
          <w:ins w:id="10" w:author="Unknown"/>
          <w:rFonts w:ascii="Times New Roman" w:eastAsia="Times New Roman" w:hAnsi="Times New Roman" w:cs="Times New Roman"/>
          <w:sz w:val="24"/>
          <w:szCs w:val="24"/>
        </w:rPr>
      </w:pPr>
      <w:ins w:id="11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begin"/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instrText xml:space="preserve"> INCLUDEPICTURE "http://www.buildcomputers.net/images/motherboard-parts.jpg" \* MERGEFORMATINET </w:instrText>
        </w:r>
      </w:ins>
      <w:r w:rsidRPr="004A5D6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A5D65">
        <w:rPr>
          <w:rFonts w:ascii="Times New Roman" w:eastAsia="Times New Roman" w:hAnsi="Times New Roman" w:cs="Times New Roman"/>
          <w:sz w:val="24"/>
          <w:szCs w:val="24"/>
        </w:rPr>
        <w:pict>
          <v:shape id="_x0000_i1027" type="#_x0000_t75" alt="Motherboard Parts" style="width:314.95pt;height:314.95pt"/>
        </w:pict>
      </w:r>
      <w:ins w:id="12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end"/>
        </w:r>
      </w:ins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79"/>
        <w:gridCol w:w="6271"/>
      </w:tblGrid>
      <w:tr w:rsidR="004A5D65" w:rsidRPr="004A5D65" w:rsidTr="004A5D65">
        <w:trPr>
          <w:tblCellSpacing w:w="15" w:type="dxa"/>
        </w:trPr>
        <w:tc>
          <w:tcPr>
            <w:tcW w:w="1674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>8. Front Panel USB 2.0 Connectors</w:t>
            </w:r>
          </w:p>
        </w:tc>
        <w:tc>
          <w:tcPr>
            <w:tcW w:w="3325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to USB 2.0 ports at the front or top of a computer case. See image above for a close-up view.</w:t>
            </w:r>
          </w:p>
        </w:tc>
      </w:tr>
      <w:tr w:rsidR="004A5D65" w:rsidRPr="004A5D65" w:rsidTr="004A5D65">
        <w:trPr>
          <w:tblCellSpacing w:w="15" w:type="dxa"/>
        </w:trPr>
        <w:tc>
          <w:tcPr>
            <w:tcW w:w="1674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>9. Front Panel Connectors</w:t>
            </w:r>
          </w:p>
        </w:tc>
        <w:tc>
          <w:tcPr>
            <w:tcW w:w="3325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to the power switch, reset switch, power LED, hard drive LED and front audio ports of a computer case. See image above for a close-up view.</w:t>
            </w: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For more details on the individual front panel ports, </w:t>
            </w:r>
            <w:hyperlink r:id="rId11" w:history="1">
              <w:r w:rsidRPr="004A5D65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click here for our guide to installing a motherboard.</w:t>
              </w:r>
            </w:hyperlink>
          </w:p>
        </w:tc>
      </w:tr>
      <w:tr w:rsidR="004A5D65" w:rsidRPr="004A5D65" w:rsidTr="004A5D65">
        <w:trPr>
          <w:tblCellSpacing w:w="15" w:type="dxa"/>
        </w:trPr>
        <w:tc>
          <w:tcPr>
            <w:tcW w:w="1674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>10. IDE Connector</w:t>
            </w:r>
          </w:p>
        </w:tc>
        <w:tc>
          <w:tcPr>
            <w:tcW w:w="3325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to older hard drive disks and optical drives for data transfer. See image above for a close-up view.</w:t>
            </w: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Have been replaced over by SATA connectors (see </w:t>
            </w: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motherboard component #13 below).</w:t>
            </w:r>
          </w:p>
        </w:tc>
      </w:tr>
      <w:tr w:rsidR="004A5D65" w:rsidRPr="004A5D65" w:rsidTr="004A5D65">
        <w:trPr>
          <w:tblCellSpacing w:w="15" w:type="dxa"/>
        </w:trPr>
        <w:tc>
          <w:tcPr>
            <w:tcW w:w="1674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11. CMOS Battery</w:t>
            </w:r>
          </w:p>
        </w:tc>
        <w:tc>
          <w:tcPr>
            <w:tcW w:w="3325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>Supplies power to store BIOS settings and keep the real-time clock running. See image above for a close-up view.</w:t>
            </w: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 CMOS battery found on most motherboards is the CR2032 lithium coin cell.</w:t>
            </w:r>
          </w:p>
        </w:tc>
      </w:tr>
      <w:tr w:rsidR="004A5D65" w:rsidRPr="004A5D65" w:rsidTr="004A5D65">
        <w:trPr>
          <w:tblCellSpacing w:w="15" w:type="dxa"/>
        </w:trPr>
        <w:tc>
          <w:tcPr>
            <w:tcW w:w="1674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>12. Southbridge</w:t>
            </w:r>
          </w:p>
        </w:tc>
        <w:tc>
          <w:tcPr>
            <w:tcW w:w="3325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Also known as the </w:t>
            </w:r>
            <w:proofErr w:type="spellStart"/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>Input/Output</w:t>
            </w:r>
            <w:proofErr w:type="spellEnd"/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Controller Hub (ICH).</w:t>
            </w: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Chipset that allows the CPU to communicate with PCI slots, PCI-Express x 1 slots (expansion cards), SATA connectors (hard drives, optical drives), USB ports (USB devices), Ethernet ports and on-board audio.</w:t>
            </w:r>
          </w:p>
        </w:tc>
      </w:tr>
      <w:tr w:rsidR="004A5D65" w:rsidRPr="004A5D65" w:rsidTr="004A5D65">
        <w:trPr>
          <w:tblCellSpacing w:w="15" w:type="dxa"/>
        </w:trPr>
        <w:tc>
          <w:tcPr>
            <w:tcW w:w="1674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>13. SATA Connectors</w:t>
            </w:r>
          </w:p>
        </w:tc>
        <w:tc>
          <w:tcPr>
            <w:tcW w:w="3325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to modern hard disk drives, solid state drives and optical drives for data transfer. See image above for a close-up view.</w:t>
            </w:r>
          </w:p>
        </w:tc>
      </w:tr>
      <w:tr w:rsidR="004A5D65" w:rsidRPr="004A5D65" w:rsidTr="004A5D65">
        <w:trPr>
          <w:tblCellSpacing w:w="15" w:type="dxa"/>
        </w:trPr>
        <w:tc>
          <w:tcPr>
            <w:tcW w:w="1674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>14. Fan Headers</w:t>
            </w:r>
          </w:p>
        </w:tc>
        <w:tc>
          <w:tcPr>
            <w:tcW w:w="3325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>Supplies power to the CPU heat sink fan and computer case fans. See image above for a close-up view.</w:t>
            </w:r>
          </w:p>
        </w:tc>
      </w:tr>
      <w:tr w:rsidR="004A5D65" w:rsidRPr="004A5D65" w:rsidTr="004A5D65">
        <w:trPr>
          <w:tblCellSpacing w:w="15" w:type="dxa"/>
        </w:trPr>
        <w:tc>
          <w:tcPr>
            <w:tcW w:w="1674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>15. RAM Slots</w:t>
            </w:r>
          </w:p>
        </w:tc>
        <w:tc>
          <w:tcPr>
            <w:tcW w:w="3325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Insert RAM here. To learn how to install RAM, </w:t>
            </w:r>
            <w:hyperlink r:id="rId12" w:history="1">
              <w:r w:rsidRPr="004A5D65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click here for our guide to installing RAM.</w:t>
              </w:r>
            </w:hyperlink>
          </w:p>
        </w:tc>
      </w:tr>
      <w:tr w:rsidR="004A5D65" w:rsidRPr="004A5D65" w:rsidTr="004A5D65">
        <w:trPr>
          <w:tblCellSpacing w:w="15" w:type="dxa"/>
        </w:trPr>
        <w:tc>
          <w:tcPr>
            <w:tcW w:w="1674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>16. ATX Power Connector</w:t>
            </w:r>
          </w:p>
        </w:tc>
        <w:tc>
          <w:tcPr>
            <w:tcW w:w="3325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to the 24-pin ATX power cable of a power supply unit which supplies power to the motherboard.</w:t>
            </w:r>
          </w:p>
        </w:tc>
      </w:tr>
    </w:tbl>
    <w:p w:rsidR="004A5D65" w:rsidRPr="004A5D65" w:rsidRDefault="004A5D65" w:rsidP="004A5D65">
      <w:pPr>
        <w:spacing w:after="0" w:line="240" w:lineRule="auto"/>
        <w:rPr>
          <w:ins w:id="13" w:author="Unknown"/>
          <w:rFonts w:ascii="Times New Roman" w:eastAsia="Times New Roman" w:hAnsi="Times New Roman" w:cs="Times New Roman"/>
          <w:sz w:val="24"/>
          <w:szCs w:val="24"/>
        </w:rPr>
      </w:pPr>
      <w:ins w:id="14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lastRenderedPageBreak/>
          <w:fldChar w:fldCharType="begin"/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instrText xml:space="preserve"> INCLUDEPICTURE "http://www.buildcomputers.net/images/parts-of-motherboard.jpg" \* MERGEFORMATINET </w:instrText>
        </w:r>
      </w:ins>
      <w:r w:rsidRPr="004A5D6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A5D65">
        <w:rPr>
          <w:rFonts w:ascii="Times New Roman" w:eastAsia="Times New Roman" w:hAnsi="Times New Roman" w:cs="Times New Roman"/>
          <w:sz w:val="24"/>
          <w:szCs w:val="24"/>
        </w:rPr>
        <w:pict>
          <v:shape id="_x0000_i1028" type="#_x0000_t75" alt="Parts of Motherboard" style="width:420.1pt;height:420.1pt"/>
        </w:pict>
      </w:r>
      <w:ins w:id="15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end"/>
        </w:r>
      </w:ins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75"/>
        <w:gridCol w:w="6275"/>
      </w:tblGrid>
      <w:tr w:rsidR="004A5D65" w:rsidRPr="004A5D65" w:rsidTr="004A5D65">
        <w:trPr>
          <w:tblCellSpacing w:w="15" w:type="dxa"/>
        </w:trPr>
        <w:tc>
          <w:tcPr>
            <w:tcW w:w="1672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17. </w:t>
            </w:r>
            <w:proofErr w:type="spellStart"/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>mSATA</w:t>
            </w:r>
            <w:proofErr w:type="spellEnd"/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Connector</w:t>
            </w:r>
          </w:p>
        </w:tc>
        <w:tc>
          <w:tcPr>
            <w:tcW w:w="3327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Connects to </w:t>
            </w:r>
            <w:proofErr w:type="gramStart"/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proofErr w:type="gramEnd"/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>mSATA</w:t>
            </w:r>
            <w:proofErr w:type="spellEnd"/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solid state drive. In most cases, this SSD is used as cache to speed up hard disk drives, but it's possible to re-purpose it as a regular hard drive.</w:t>
            </w:r>
          </w:p>
        </w:tc>
      </w:tr>
      <w:tr w:rsidR="004A5D65" w:rsidRPr="004A5D65" w:rsidTr="004A5D65">
        <w:trPr>
          <w:tblCellSpacing w:w="15" w:type="dxa"/>
        </w:trPr>
        <w:tc>
          <w:tcPr>
            <w:tcW w:w="1672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>18. Front Panel USB 3.0 Connector</w:t>
            </w:r>
          </w:p>
        </w:tc>
        <w:tc>
          <w:tcPr>
            <w:tcW w:w="3327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to USB 3.0 ports at the front or top of the computer case.</w:t>
            </w:r>
          </w:p>
        </w:tc>
      </w:tr>
      <w:tr w:rsidR="004A5D65" w:rsidRPr="004A5D65" w:rsidTr="004A5D65">
        <w:trPr>
          <w:tblCellSpacing w:w="15" w:type="dxa"/>
        </w:trPr>
        <w:tc>
          <w:tcPr>
            <w:tcW w:w="1672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>19. Power &amp; Reset Button</w:t>
            </w:r>
          </w:p>
        </w:tc>
        <w:tc>
          <w:tcPr>
            <w:tcW w:w="3327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t>Onboard button to turn on, turn off and reboot the computer.</w:t>
            </w: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This motherboard component is more common among high end boards.</w:t>
            </w:r>
          </w:p>
        </w:tc>
      </w:tr>
    </w:tbl>
    <w:p w:rsidR="004A5D65" w:rsidRPr="004A5D65" w:rsidRDefault="004A5D65" w:rsidP="004A5D65">
      <w:pPr>
        <w:spacing w:before="100" w:beforeAutospacing="1" w:after="100" w:afterAutospacing="1" w:line="240" w:lineRule="auto"/>
        <w:rPr>
          <w:ins w:id="16" w:author="Unknown"/>
          <w:rFonts w:ascii="Times New Roman" w:eastAsia="Times New Roman" w:hAnsi="Times New Roman" w:cs="Times New Roman"/>
          <w:sz w:val="24"/>
          <w:szCs w:val="24"/>
        </w:rPr>
      </w:pPr>
      <w:ins w:id="17" w:author="Unknown">
        <w:r w:rsidRPr="004A5D65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Recommended Motherboard CPU Combos</w:t>
        </w:r>
      </w:ins>
    </w:p>
    <w:p w:rsidR="004A5D65" w:rsidRPr="004A5D65" w:rsidRDefault="004A5D65" w:rsidP="004A5D65">
      <w:pPr>
        <w:spacing w:before="100" w:beforeAutospacing="1" w:after="100" w:afterAutospacing="1" w:line="240" w:lineRule="auto"/>
        <w:rPr>
          <w:ins w:id="18" w:author="Unknown"/>
          <w:rFonts w:ascii="Times New Roman" w:eastAsia="Times New Roman" w:hAnsi="Times New Roman" w:cs="Times New Roman"/>
          <w:sz w:val="24"/>
          <w:szCs w:val="24"/>
        </w:rPr>
      </w:pPr>
      <w:ins w:id="19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t xml:space="preserve">Budget Computer: </w: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begin"/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instrText xml:space="preserve"> HYPERLINK "http://www.amazon.com/gp/product/B00HCM8QQE/ref=as_li_qf_sp_asin_il_tl?ie=UTF8&amp;camp=1789&amp;creative=9325&amp;creativeASIN=B00HCM8QQE&amp;linkCode=as2&amp;tag=buildcomput08-20&amp;linkId=NTOAAGL6TYVMYP3C" \t "_blank" </w:instrTex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separate"/>
        </w:r>
        <w:r w:rsidRPr="004A5D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Intel Celeron G1820 CPU</w: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end"/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t xml:space="preserve"> + </w: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begin"/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instrText xml:space="preserve"> HYPERLINK "http://www.amazon.com/gp/product/B00HUFEUQ8/ref=as_li_qf_sp_asin_il_tl?ie=UTF8&amp;camp=1789&amp;creative=9325&amp;creativeASIN=B00HUFEUQ8&amp;linkCode=as2&amp;tag=buildcomput08-20&amp;linkId=2CLSD5INRIF7KDYY" \t "_blank" </w:instrTex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separate"/>
        </w:r>
        <w:r w:rsidRPr="004A5D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MSI H81M-E34 Motherboard</w: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end"/>
        </w:r>
      </w:ins>
    </w:p>
    <w:p w:rsidR="004A5D65" w:rsidRPr="004A5D65" w:rsidRDefault="004A5D65" w:rsidP="004A5D65">
      <w:pPr>
        <w:spacing w:before="100" w:beforeAutospacing="1" w:after="100" w:afterAutospacing="1" w:line="240" w:lineRule="auto"/>
        <w:rPr>
          <w:ins w:id="20" w:author="Unknown"/>
          <w:rFonts w:ascii="Times New Roman" w:eastAsia="Times New Roman" w:hAnsi="Times New Roman" w:cs="Times New Roman"/>
          <w:sz w:val="24"/>
          <w:szCs w:val="24"/>
        </w:rPr>
      </w:pPr>
      <w:ins w:id="21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t xml:space="preserve">Mid Range Computer: </w: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begin"/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instrText xml:space="preserve"> HYPERLINK "http://www.amazon.com/gp/product/B00LV8U0VE/ref=as_li_qf_sp_asin_il_tl?ie=UTF8&amp;camp=1789&amp;creative=9325&amp;creativeASIN=B00LV8U0VE&amp;linkCode=as2&amp;tag=buildcomput08-20&amp;linkId=LPOU43KRGEYUIVMF" \t "_blank" </w:instrTex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separate"/>
        </w:r>
        <w:r w:rsidRPr="004A5D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Intel Core i3-4160 CPU</w: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end"/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t xml:space="preserve"> + </w: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begin"/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instrText xml:space="preserve"> HYPERLINK "http://www.amazon.com/gp/product/B00D1A5OR0/ref=as_li_qf_sp_asin_il_tl?ie=UTF8&amp;camp=1789&amp;creative=9325&amp;creativeASIN=B00D1A5OR0&amp;linkCode=as2&amp;tag=buildcomput08-20&amp;linkId=YVC3AEFAPKZHPHT6" \t "_blank" </w:instrTex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separate"/>
        </w:r>
        <w:r w:rsidRPr="004A5D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Gigabyte GA-B85M-D3H Motherboard</w: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end"/>
        </w:r>
      </w:ins>
    </w:p>
    <w:p w:rsidR="004A5D65" w:rsidRPr="004A5D65" w:rsidRDefault="004A5D65" w:rsidP="004A5D65">
      <w:pPr>
        <w:spacing w:before="100" w:beforeAutospacing="1" w:after="100" w:afterAutospacing="1" w:line="240" w:lineRule="auto"/>
        <w:rPr>
          <w:ins w:id="22" w:author="Unknown"/>
          <w:rFonts w:ascii="Times New Roman" w:eastAsia="Times New Roman" w:hAnsi="Times New Roman" w:cs="Times New Roman"/>
          <w:sz w:val="24"/>
          <w:szCs w:val="24"/>
        </w:rPr>
      </w:pPr>
      <w:ins w:id="23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lastRenderedPageBreak/>
          <w:t xml:space="preserve">Gaming Computer: </w: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begin"/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instrText xml:space="preserve"> HYPERLINK "http://www.amazon.com/gp/product/B00KPRWB9G/ref=as_li_qf_sp_asin_il_tl?ie=UTF8&amp;camp=1789&amp;creative=9325&amp;creativeASIN=B00KPRWB9G&amp;linkCode=as2&amp;tag=buildcomput08-20&amp;linkId=I6KQAEJMQ76EPBED" \t "_blank" </w:instrTex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separate"/>
        </w:r>
        <w:r w:rsidRPr="004A5D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Intel Core i5-4690K CPU</w: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end"/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t xml:space="preserve"> + </w: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begin"/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instrText xml:space="preserve"> HYPERLINK "http://www.amazon.com/gp/product/B00K23BZTA/ref=as_li_qf_sp_asin_il_tl?ie=UTF8&amp;camp=1789&amp;creative=9325&amp;creativeASIN=B00K23BZTA&amp;linkCode=as2&amp;tag=buildcomput08-20&amp;linkId=VNICYGJU32B5Z3F4" \t "_blank" </w:instrTex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separate"/>
        </w:r>
        <w:r w:rsidRPr="004A5D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MSI Z97 Gaming 7 Motherboard</w: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end"/>
        </w:r>
      </w:ins>
    </w:p>
    <w:p w:rsidR="004A5D65" w:rsidRPr="004A5D65" w:rsidRDefault="004A5D65" w:rsidP="004A5D65">
      <w:pPr>
        <w:spacing w:before="100" w:beforeAutospacing="1" w:after="100" w:afterAutospacing="1" w:line="240" w:lineRule="auto"/>
        <w:rPr>
          <w:ins w:id="24" w:author="Unknown"/>
          <w:rFonts w:ascii="Times New Roman" w:eastAsia="Times New Roman" w:hAnsi="Times New Roman" w:cs="Times New Roman"/>
          <w:sz w:val="24"/>
          <w:szCs w:val="24"/>
        </w:rPr>
      </w:pPr>
      <w:ins w:id="25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t xml:space="preserve">Home Theater PC: </w: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begin"/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instrText xml:space="preserve"> HYPERLINK "http://www.amazon.com/gp/product/B00CPLGFM4/ref=as_li_qf_sp_asin_il_tl?ie=UTF8&amp;camp=1789&amp;creative=9325&amp;creativeASIN=B00CPLGFM4&amp;linkCode=as2&amp;tag=buildcomput08-20" \t "_blank" </w:instrTex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separate"/>
        </w:r>
        <w:r w:rsidRPr="004A5D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AMD A6-6400K APU</w: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end"/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t xml:space="preserve"> + </w: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begin"/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instrText xml:space="preserve"> HYPERLINK "http://www.amazon.com/gp/product/B00IYJS8C6/ref=as_li_qf_sp_asin_il_tl?ie=UTF8&amp;camp=1789&amp;creative=9325&amp;creativeASIN=B00IYJS8C6&amp;linkCode=as2&amp;tag=buildcomput08-20&amp;linkId=S3DGPK7HROIZZYXU" \t "_blank" </w:instrTex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separate"/>
        </w:r>
        <w:r w:rsidRPr="004A5D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MSI A88XI AC Motherboard</w: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end"/>
        </w:r>
      </w:ins>
    </w:p>
    <w:p w:rsidR="004A5D65" w:rsidRPr="004A5D65" w:rsidRDefault="004A5D65" w:rsidP="004A5D65">
      <w:pPr>
        <w:spacing w:before="100" w:beforeAutospacing="1" w:after="100" w:afterAutospacing="1" w:line="240" w:lineRule="auto"/>
        <w:rPr>
          <w:ins w:id="26" w:author="Unknown"/>
          <w:rFonts w:ascii="Times New Roman" w:eastAsia="Times New Roman" w:hAnsi="Times New Roman" w:cs="Times New Roman"/>
          <w:sz w:val="24"/>
          <w:szCs w:val="24"/>
        </w:rPr>
      </w:pPr>
      <w:ins w:id="27" w:author="Unknown">
        <w:r w:rsidRPr="004A5D65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fldChar w:fldCharType="begin"/>
        </w:r>
        <w:r w:rsidRPr="004A5D65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instrText xml:space="preserve"> HYPERLINK "http://www.buildcomputers.net/motherboard-cpu-combo.html" </w:instrText>
        </w:r>
        <w:r w:rsidRPr="004A5D65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fldChar w:fldCharType="separate"/>
        </w:r>
        <w:r w:rsidRPr="004A5D65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Click here for our buyer's guide to the best motherboard CPU combos.</w:t>
        </w:r>
        <w:r w:rsidRPr="004A5D65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fldChar w:fldCharType="end"/>
        </w:r>
      </w:ins>
    </w:p>
    <w:p w:rsidR="004A5D65" w:rsidRPr="004A5D65" w:rsidRDefault="004A5D65" w:rsidP="004A5D65">
      <w:pPr>
        <w:spacing w:before="100" w:beforeAutospacing="1" w:after="100" w:afterAutospacing="1" w:line="240" w:lineRule="auto"/>
        <w:rPr>
          <w:ins w:id="28" w:author="Unknown"/>
          <w:rFonts w:ascii="Times New Roman" w:eastAsia="Times New Roman" w:hAnsi="Times New Roman" w:cs="Times New Roman"/>
          <w:sz w:val="24"/>
          <w:szCs w:val="24"/>
        </w:rPr>
      </w:pPr>
      <w:ins w:id="29" w:author="Unknown">
        <w:r w:rsidRPr="004A5D65">
          <w:rPr>
            <w:rFonts w:ascii="Times New Roman" w:eastAsia="Times New Roman" w:hAnsi="Times New Roman" w:cs="Times New Roman"/>
            <w:b/>
            <w:bCs/>
            <w:sz w:val="17"/>
            <w:szCs w:val="17"/>
          </w:rPr>
          <w:t>MOTHERBOARD GUIDE</w:t>
        </w:r>
      </w:ins>
    </w:p>
    <w:p w:rsidR="004A5D65" w:rsidRPr="004A5D65" w:rsidRDefault="004A5D65" w:rsidP="004A5D65">
      <w:pPr>
        <w:numPr>
          <w:ilvl w:val="0"/>
          <w:numId w:val="1"/>
        </w:numPr>
        <w:spacing w:before="100" w:beforeAutospacing="1" w:after="100" w:afterAutospacing="1" w:line="240" w:lineRule="auto"/>
        <w:rPr>
          <w:ins w:id="30" w:author="Unknown"/>
          <w:rFonts w:ascii="Times New Roman" w:eastAsia="Times New Roman" w:hAnsi="Times New Roman" w:cs="Times New Roman"/>
          <w:sz w:val="24"/>
          <w:szCs w:val="24"/>
        </w:rPr>
      </w:pPr>
      <w:ins w:id="31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begin"/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instrText xml:space="preserve"> HYPERLINK "http://www.buildcomputers.net/what-is-a-motherboard.html" </w:instrTex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separate"/>
        </w:r>
        <w:r w:rsidRPr="004A5D65">
          <w:rPr>
            <w:rFonts w:ascii="Times New Roman" w:eastAsia="Times New Roman" w:hAnsi="Times New Roman" w:cs="Times New Roman"/>
            <w:color w:val="0000FF"/>
            <w:sz w:val="17"/>
            <w:u w:val="single"/>
          </w:rPr>
          <w:t>What is a Motherboard and How It Works</w: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end"/>
        </w:r>
      </w:ins>
    </w:p>
    <w:p w:rsidR="004A5D65" w:rsidRPr="004A5D65" w:rsidRDefault="004A5D65" w:rsidP="004A5D65">
      <w:pPr>
        <w:numPr>
          <w:ilvl w:val="0"/>
          <w:numId w:val="1"/>
        </w:numPr>
        <w:spacing w:before="100" w:beforeAutospacing="1" w:after="100" w:afterAutospacing="1" w:line="240" w:lineRule="auto"/>
        <w:rPr>
          <w:ins w:id="32" w:author="Unknown"/>
          <w:rFonts w:ascii="Times New Roman" w:eastAsia="Times New Roman" w:hAnsi="Times New Roman" w:cs="Times New Roman"/>
          <w:sz w:val="24"/>
          <w:szCs w:val="24"/>
        </w:rPr>
      </w:pPr>
      <w:ins w:id="33" w:author="Unknown">
        <w:r w:rsidRPr="004A5D65">
          <w:rPr>
            <w:rFonts w:ascii="Times New Roman" w:eastAsia="Times New Roman" w:hAnsi="Times New Roman" w:cs="Times New Roman"/>
            <w:sz w:val="17"/>
            <w:szCs w:val="17"/>
          </w:rPr>
          <w:fldChar w:fldCharType="begin"/>
        </w:r>
        <w:r w:rsidRPr="004A5D65">
          <w:rPr>
            <w:rFonts w:ascii="Times New Roman" w:eastAsia="Times New Roman" w:hAnsi="Times New Roman" w:cs="Times New Roman"/>
            <w:sz w:val="17"/>
            <w:szCs w:val="17"/>
          </w:rPr>
          <w:instrText xml:space="preserve"> HYPERLINK "http://www.buildcomputers.net/motherboard-cpu-combo.html" </w:instrText>
        </w:r>
        <w:r w:rsidRPr="004A5D65">
          <w:rPr>
            <w:rFonts w:ascii="Times New Roman" w:eastAsia="Times New Roman" w:hAnsi="Times New Roman" w:cs="Times New Roman"/>
            <w:sz w:val="17"/>
            <w:szCs w:val="17"/>
          </w:rPr>
          <w:fldChar w:fldCharType="separate"/>
        </w:r>
        <w:r w:rsidRPr="004A5D65">
          <w:rPr>
            <w:rFonts w:ascii="Times New Roman" w:eastAsia="Times New Roman" w:hAnsi="Times New Roman" w:cs="Times New Roman"/>
            <w:color w:val="0000FF"/>
            <w:sz w:val="17"/>
            <w:u w:val="single"/>
          </w:rPr>
          <w:t>Best Motherboard CPU Combos</w:t>
        </w:r>
        <w:r w:rsidRPr="004A5D65">
          <w:rPr>
            <w:rFonts w:ascii="Times New Roman" w:eastAsia="Times New Roman" w:hAnsi="Times New Roman" w:cs="Times New Roman"/>
            <w:sz w:val="17"/>
            <w:szCs w:val="17"/>
          </w:rPr>
          <w:fldChar w:fldCharType="end"/>
        </w:r>
      </w:ins>
    </w:p>
    <w:p w:rsidR="004A5D65" w:rsidRPr="004A5D65" w:rsidRDefault="004A5D65" w:rsidP="004A5D65">
      <w:pPr>
        <w:numPr>
          <w:ilvl w:val="0"/>
          <w:numId w:val="1"/>
        </w:numPr>
        <w:spacing w:before="100" w:beforeAutospacing="1" w:after="100" w:afterAutospacing="1" w:line="240" w:lineRule="auto"/>
        <w:rPr>
          <w:ins w:id="34" w:author="Unknown"/>
          <w:rFonts w:ascii="Times New Roman" w:eastAsia="Times New Roman" w:hAnsi="Times New Roman" w:cs="Times New Roman"/>
          <w:sz w:val="24"/>
          <w:szCs w:val="24"/>
        </w:rPr>
      </w:pPr>
      <w:ins w:id="35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begin"/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instrText xml:space="preserve"> HYPERLINK "http://www.buildcomputers.net/motherboard-components.html" </w:instrTex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separate"/>
        </w:r>
        <w:r w:rsidRPr="004A5D65">
          <w:rPr>
            <w:rFonts w:ascii="Times New Roman" w:eastAsia="Times New Roman" w:hAnsi="Times New Roman" w:cs="Times New Roman"/>
            <w:color w:val="0000FF"/>
            <w:sz w:val="17"/>
            <w:u w:val="single"/>
          </w:rPr>
          <w:t>Motherboard Components and Parts</w: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end"/>
        </w:r>
      </w:ins>
    </w:p>
    <w:p w:rsidR="004A5D65" w:rsidRPr="004A5D65" w:rsidRDefault="004A5D65" w:rsidP="004A5D65">
      <w:pPr>
        <w:numPr>
          <w:ilvl w:val="0"/>
          <w:numId w:val="1"/>
        </w:numPr>
        <w:spacing w:before="100" w:beforeAutospacing="1" w:after="100" w:afterAutospacing="1" w:line="240" w:lineRule="auto"/>
        <w:rPr>
          <w:ins w:id="36" w:author="Unknown"/>
          <w:rFonts w:ascii="Times New Roman" w:eastAsia="Times New Roman" w:hAnsi="Times New Roman" w:cs="Times New Roman"/>
          <w:sz w:val="24"/>
          <w:szCs w:val="24"/>
        </w:rPr>
      </w:pPr>
      <w:ins w:id="37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begin"/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instrText xml:space="preserve"> HYPERLINK "http://www.buildcomputers.net/motherboard-form-factors.html" </w:instrTex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separate"/>
        </w:r>
        <w:r w:rsidRPr="004A5D65">
          <w:rPr>
            <w:rFonts w:ascii="Times New Roman" w:eastAsia="Times New Roman" w:hAnsi="Times New Roman" w:cs="Times New Roman"/>
            <w:color w:val="0000FF"/>
            <w:sz w:val="17"/>
            <w:u w:val="single"/>
          </w:rPr>
          <w:t>Motherboard Form Factors</w: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end"/>
        </w:r>
      </w:ins>
    </w:p>
    <w:p w:rsidR="004A5D65" w:rsidRPr="004A5D65" w:rsidRDefault="004A5D65" w:rsidP="004A5D65">
      <w:pPr>
        <w:numPr>
          <w:ilvl w:val="0"/>
          <w:numId w:val="1"/>
        </w:numPr>
        <w:spacing w:before="100" w:beforeAutospacing="1" w:after="100" w:afterAutospacing="1" w:line="240" w:lineRule="auto"/>
        <w:rPr>
          <w:ins w:id="38" w:author="Unknown"/>
          <w:rFonts w:ascii="Times New Roman" w:eastAsia="Times New Roman" w:hAnsi="Times New Roman" w:cs="Times New Roman"/>
          <w:sz w:val="24"/>
          <w:szCs w:val="24"/>
        </w:rPr>
      </w:pPr>
      <w:ins w:id="39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begin"/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instrText xml:space="preserve"> HYPERLINK "http://www.buildcomputers.net/mini-itx-motherboard.html" </w:instrTex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separate"/>
        </w:r>
        <w:r w:rsidRPr="004A5D65">
          <w:rPr>
            <w:rFonts w:ascii="Times New Roman" w:eastAsia="Times New Roman" w:hAnsi="Times New Roman" w:cs="Times New Roman"/>
            <w:color w:val="0000FF"/>
            <w:sz w:val="17"/>
            <w:u w:val="single"/>
          </w:rPr>
          <w:t>How to Choose a Mini ITX Motherboard</w: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end"/>
        </w:r>
      </w:ins>
    </w:p>
    <w:p w:rsidR="004A5D65" w:rsidRPr="004A5D65" w:rsidRDefault="004A5D65" w:rsidP="004A5D65">
      <w:pPr>
        <w:numPr>
          <w:ilvl w:val="0"/>
          <w:numId w:val="1"/>
        </w:numPr>
        <w:spacing w:before="100" w:beforeAutospacing="1" w:after="100" w:afterAutospacing="1" w:line="240" w:lineRule="auto"/>
        <w:rPr>
          <w:ins w:id="40" w:author="Unknown"/>
          <w:rFonts w:ascii="Times New Roman" w:eastAsia="Times New Roman" w:hAnsi="Times New Roman" w:cs="Times New Roman"/>
          <w:sz w:val="24"/>
          <w:szCs w:val="24"/>
        </w:rPr>
      </w:pPr>
      <w:ins w:id="41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begin"/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instrText xml:space="preserve"> HYPERLINK "http://www.buildcomputers.net/micro-atx-motherboard.html" </w:instrTex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separate"/>
        </w:r>
        <w:r w:rsidRPr="004A5D65">
          <w:rPr>
            <w:rFonts w:ascii="Times New Roman" w:eastAsia="Times New Roman" w:hAnsi="Times New Roman" w:cs="Times New Roman"/>
            <w:color w:val="0000FF"/>
            <w:sz w:val="17"/>
            <w:u w:val="single"/>
          </w:rPr>
          <w:t>How to Choose a Micro ATX Motherboard</w: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end"/>
        </w:r>
      </w:ins>
    </w:p>
    <w:p w:rsidR="004A5D65" w:rsidRPr="004A5D65" w:rsidRDefault="004A5D65" w:rsidP="004A5D65">
      <w:pPr>
        <w:numPr>
          <w:ilvl w:val="0"/>
          <w:numId w:val="1"/>
        </w:numPr>
        <w:spacing w:before="100" w:beforeAutospacing="1" w:after="100" w:afterAutospacing="1" w:line="240" w:lineRule="auto"/>
        <w:rPr>
          <w:ins w:id="42" w:author="Unknown"/>
          <w:rFonts w:ascii="Times New Roman" w:eastAsia="Times New Roman" w:hAnsi="Times New Roman" w:cs="Times New Roman"/>
          <w:sz w:val="24"/>
          <w:szCs w:val="24"/>
        </w:rPr>
      </w:pPr>
      <w:ins w:id="43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begin"/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instrText xml:space="preserve"> HYPERLINK "http://www.buildcomputers.net/atx-motherboard.html" </w:instrTex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separate"/>
        </w:r>
        <w:r w:rsidRPr="004A5D65">
          <w:rPr>
            <w:rFonts w:ascii="Times New Roman" w:eastAsia="Times New Roman" w:hAnsi="Times New Roman" w:cs="Times New Roman"/>
            <w:color w:val="0000FF"/>
            <w:sz w:val="17"/>
            <w:u w:val="single"/>
          </w:rPr>
          <w:t>How to Choose an ATX Motherboard</w: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end"/>
        </w:r>
      </w:ins>
    </w:p>
    <w:p w:rsidR="004A5D65" w:rsidRPr="004A5D65" w:rsidRDefault="004A5D65" w:rsidP="004A5D65">
      <w:pPr>
        <w:numPr>
          <w:ilvl w:val="0"/>
          <w:numId w:val="1"/>
        </w:numPr>
        <w:spacing w:before="100" w:beforeAutospacing="1" w:after="100" w:afterAutospacing="1" w:line="240" w:lineRule="auto"/>
        <w:rPr>
          <w:ins w:id="44" w:author="Unknown"/>
          <w:rFonts w:ascii="Times New Roman" w:eastAsia="Times New Roman" w:hAnsi="Times New Roman" w:cs="Times New Roman"/>
          <w:sz w:val="24"/>
          <w:szCs w:val="24"/>
        </w:rPr>
      </w:pPr>
      <w:ins w:id="45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begin"/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instrText xml:space="preserve"> HYPERLINK "http://www.buildcomputers.net/intel-cpu-socket.html" </w:instrTex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separate"/>
        </w:r>
        <w:r w:rsidRPr="004A5D65">
          <w:rPr>
            <w:rFonts w:ascii="Times New Roman" w:eastAsia="Times New Roman" w:hAnsi="Times New Roman" w:cs="Times New Roman"/>
            <w:color w:val="0000FF"/>
            <w:sz w:val="17"/>
            <w:u w:val="single"/>
          </w:rPr>
          <w:t>Intel Motherboard Socket Types</w:t>
        </w:r>
        <w:r w:rsidRPr="004A5D65">
          <w:rPr>
            <w:rFonts w:ascii="Times New Roman" w:eastAsia="Times New Roman" w:hAnsi="Times New Roman" w:cs="Times New Roman"/>
            <w:color w:val="0000FF"/>
            <w:sz w:val="17"/>
            <w:szCs w:val="17"/>
            <w:u w:val="single"/>
          </w:rPr>
          <w:br/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end"/>
        </w:r>
      </w:ins>
    </w:p>
    <w:p w:rsidR="004A5D65" w:rsidRPr="004A5D65" w:rsidRDefault="004A5D65" w:rsidP="004A5D65">
      <w:pPr>
        <w:numPr>
          <w:ilvl w:val="0"/>
          <w:numId w:val="1"/>
        </w:numPr>
        <w:spacing w:before="100" w:beforeAutospacing="1" w:after="100" w:afterAutospacing="1" w:line="240" w:lineRule="auto"/>
        <w:rPr>
          <w:ins w:id="46" w:author="Unknown"/>
          <w:rFonts w:ascii="Times New Roman" w:eastAsia="Times New Roman" w:hAnsi="Times New Roman" w:cs="Times New Roman"/>
          <w:sz w:val="24"/>
          <w:szCs w:val="24"/>
        </w:rPr>
      </w:pPr>
      <w:ins w:id="47" w:author="Unknown">
        <w:r w:rsidRPr="004A5D65">
          <w:rPr>
            <w:rFonts w:ascii="Times New Roman" w:eastAsia="Times New Roman" w:hAnsi="Times New Roman" w:cs="Times New Roman"/>
            <w:sz w:val="17"/>
            <w:szCs w:val="17"/>
          </w:rPr>
          <w:fldChar w:fldCharType="begin"/>
        </w:r>
        <w:r w:rsidRPr="004A5D65">
          <w:rPr>
            <w:rFonts w:ascii="Times New Roman" w:eastAsia="Times New Roman" w:hAnsi="Times New Roman" w:cs="Times New Roman"/>
            <w:sz w:val="17"/>
            <w:szCs w:val="17"/>
          </w:rPr>
          <w:instrText xml:space="preserve"> HYPERLINK "http://www.buildcomputers.net/amd-cpu-socket.html" </w:instrText>
        </w:r>
        <w:r w:rsidRPr="004A5D65">
          <w:rPr>
            <w:rFonts w:ascii="Times New Roman" w:eastAsia="Times New Roman" w:hAnsi="Times New Roman" w:cs="Times New Roman"/>
            <w:sz w:val="17"/>
            <w:szCs w:val="17"/>
          </w:rPr>
          <w:fldChar w:fldCharType="separate"/>
        </w:r>
        <w:r w:rsidRPr="004A5D65">
          <w:rPr>
            <w:rFonts w:ascii="Times New Roman" w:eastAsia="Times New Roman" w:hAnsi="Times New Roman" w:cs="Times New Roman"/>
            <w:color w:val="0000FF"/>
            <w:sz w:val="17"/>
            <w:u w:val="single"/>
          </w:rPr>
          <w:t>AMD Motherboard Socket Types</w:t>
        </w:r>
        <w:r w:rsidRPr="004A5D65">
          <w:rPr>
            <w:rFonts w:ascii="Times New Roman" w:eastAsia="Times New Roman" w:hAnsi="Times New Roman" w:cs="Times New Roman"/>
            <w:sz w:val="17"/>
            <w:szCs w:val="17"/>
          </w:rPr>
          <w:fldChar w:fldCharType="end"/>
        </w:r>
      </w:ins>
    </w:p>
    <w:p w:rsidR="004A5D65" w:rsidRPr="004A5D65" w:rsidRDefault="004A5D65" w:rsidP="004A5D65">
      <w:pPr>
        <w:numPr>
          <w:ilvl w:val="0"/>
          <w:numId w:val="1"/>
        </w:numPr>
        <w:spacing w:before="100" w:beforeAutospacing="1" w:after="100" w:afterAutospacing="1" w:line="240" w:lineRule="auto"/>
        <w:rPr>
          <w:ins w:id="48" w:author="Unknown"/>
          <w:rFonts w:ascii="Times New Roman" w:eastAsia="Times New Roman" w:hAnsi="Times New Roman" w:cs="Times New Roman"/>
          <w:sz w:val="24"/>
          <w:szCs w:val="24"/>
        </w:rPr>
      </w:pPr>
      <w:ins w:id="49" w:author="Unknown">
        <w:r w:rsidRPr="004A5D65">
          <w:rPr>
            <w:rFonts w:ascii="Times New Roman" w:eastAsia="Times New Roman" w:hAnsi="Times New Roman" w:cs="Times New Roman"/>
            <w:sz w:val="17"/>
            <w:szCs w:val="17"/>
          </w:rPr>
          <w:fldChar w:fldCharType="begin"/>
        </w:r>
        <w:r w:rsidRPr="004A5D65">
          <w:rPr>
            <w:rFonts w:ascii="Times New Roman" w:eastAsia="Times New Roman" w:hAnsi="Times New Roman" w:cs="Times New Roman"/>
            <w:sz w:val="17"/>
            <w:szCs w:val="17"/>
          </w:rPr>
          <w:instrText xml:space="preserve"> HYPERLINK "http://www.buildcomputers.net/usb-2-and-3.html" </w:instrText>
        </w:r>
        <w:r w:rsidRPr="004A5D65">
          <w:rPr>
            <w:rFonts w:ascii="Times New Roman" w:eastAsia="Times New Roman" w:hAnsi="Times New Roman" w:cs="Times New Roman"/>
            <w:sz w:val="17"/>
            <w:szCs w:val="17"/>
          </w:rPr>
          <w:fldChar w:fldCharType="separate"/>
        </w:r>
        <w:r w:rsidRPr="004A5D65">
          <w:rPr>
            <w:rFonts w:ascii="Times New Roman" w:eastAsia="Times New Roman" w:hAnsi="Times New Roman" w:cs="Times New Roman"/>
            <w:color w:val="0000FF"/>
            <w:sz w:val="17"/>
            <w:u w:val="single"/>
          </w:rPr>
          <w:t>The Difference Between USB 2.0 and 3.0</w:t>
        </w:r>
        <w:r w:rsidRPr="004A5D65">
          <w:rPr>
            <w:rFonts w:ascii="Times New Roman" w:eastAsia="Times New Roman" w:hAnsi="Times New Roman" w:cs="Times New Roman"/>
            <w:sz w:val="17"/>
            <w:szCs w:val="17"/>
          </w:rPr>
          <w:fldChar w:fldCharType="end"/>
        </w:r>
      </w:ins>
    </w:p>
    <w:p w:rsidR="004A5D65" w:rsidRPr="004A5D65" w:rsidRDefault="004A5D65" w:rsidP="004A5D65">
      <w:pPr>
        <w:numPr>
          <w:ilvl w:val="0"/>
          <w:numId w:val="1"/>
        </w:numPr>
        <w:spacing w:before="100" w:beforeAutospacing="1" w:after="100" w:afterAutospacing="1" w:line="240" w:lineRule="auto"/>
        <w:rPr>
          <w:ins w:id="50" w:author="Unknown"/>
          <w:rFonts w:ascii="Times New Roman" w:eastAsia="Times New Roman" w:hAnsi="Times New Roman" w:cs="Times New Roman"/>
          <w:sz w:val="24"/>
          <w:szCs w:val="24"/>
        </w:rPr>
      </w:pPr>
      <w:ins w:id="51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begin"/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instrText xml:space="preserve"> HYPERLINK "http://www.buildcomputers.net/installing-a-motherboard.html" </w:instrTex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separate"/>
        </w:r>
        <w:r w:rsidRPr="004A5D65">
          <w:rPr>
            <w:rFonts w:ascii="Times New Roman" w:eastAsia="Times New Roman" w:hAnsi="Times New Roman" w:cs="Times New Roman"/>
            <w:color w:val="0000FF"/>
            <w:sz w:val="17"/>
            <w:u w:val="single"/>
          </w:rPr>
          <w:t>How to Install a Motherboard</w:t>
        </w:r>
        <w:r w:rsidRPr="004A5D65">
          <w:rPr>
            <w:rFonts w:ascii="Times New Roman" w:eastAsia="Times New Roman" w:hAnsi="Times New Roman" w:cs="Times New Roman"/>
            <w:color w:val="0000FF"/>
            <w:sz w:val="16"/>
            <w:szCs w:val="16"/>
            <w:u w:val="single"/>
          </w:rPr>
          <w:br/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end"/>
        </w:r>
      </w:ins>
    </w:p>
    <w:tbl>
      <w:tblPr>
        <w:tblW w:w="4973" w:type="dxa"/>
        <w:jc w:val="center"/>
        <w:tblCellSpacing w:w="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top w:w="21" w:type="dxa"/>
          <w:left w:w="21" w:type="dxa"/>
          <w:bottom w:w="21" w:type="dxa"/>
          <w:right w:w="21" w:type="dxa"/>
        </w:tblCellMar>
        <w:tblLook w:val="04A0"/>
      </w:tblPr>
      <w:tblGrid>
        <w:gridCol w:w="3085"/>
        <w:gridCol w:w="928"/>
        <w:gridCol w:w="960"/>
      </w:tblGrid>
      <w:tr w:rsidR="004A5D65" w:rsidRPr="004A5D65" w:rsidTr="004A5D65">
        <w:trPr>
          <w:tblCellSpacing w:w="15" w:type="dxa"/>
          <w:jc w:val="center"/>
        </w:trPr>
        <w:tc>
          <w:tcPr>
            <w:tcW w:w="0" w:type="auto"/>
            <w:noWrap/>
            <w:vAlign w:val="center"/>
            <w:hideMark/>
          </w:tcPr>
          <w:p w:rsidR="004A5D65" w:rsidRPr="004A5D65" w:rsidRDefault="004A5D65" w:rsidP="004A5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Share this page: </w:t>
            </w:r>
          </w:p>
        </w:tc>
        <w:tc>
          <w:tcPr>
            <w:tcW w:w="0" w:type="auto"/>
            <w:vAlign w:val="center"/>
            <w:hideMark/>
          </w:tcPr>
          <w:p w:rsidR="004A5D65" w:rsidRPr="004A5D65" w:rsidRDefault="004A5D65" w:rsidP="004A5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" w:anchor="share_on_Facebook" w:history="1">
              <w:r w:rsidRPr="004A5D65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</w:rPr>
                <w:pict>
                  <v:shape id="_x0000_i1029" type="#_x0000_t75" alt="Facebook" href="http://www.buildcomputers.net/motherboard-components.html#share_on_Facebook" style="width:23.85pt;height:23.85pt" o:button="t"/>
                </w:pict>
              </w:r>
            </w:hyperlink>
          </w:p>
        </w:tc>
        <w:tc>
          <w:tcPr>
            <w:tcW w:w="0" w:type="auto"/>
            <w:vAlign w:val="center"/>
            <w:hideMark/>
          </w:tcPr>
          <w:p w:rsidR="004A5D65" w:rsidRPr="004A5D65" w:rsidRDefault="004A5D65" w:rsidP="004A5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4" w:anchor="share_on_Twitter" w:history="1">
              <w:r w:rsidRPr="004A5D65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</w:rPr>
                <w:pict>
                  <v:shape id="_x0000_i1030" type="#_x0000_t75" alt="Twitter" href="http://www.buildcomputers.net/motherboard-components.html#share_on_Twitter" style="width:23.85pt;height:23.85pt" o:button="t"/>
                </w:pict>
              </w:r>
            </w:hyperlink>
          </w:p>
        </w:tc>
      </w:tr>
      <w:tr w:rsidR="004A5D65" w:rsidRPr="004A5D65" w:rsidTr="004A5D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A5D65" w:rsidRPr="004A5D65" w:rsidRDefault="004A5D65" w:rsidP="004A5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A5D65" w:rsidRPr="004A5D65" w:rsidRDefault="004A5D65" w:rsidP="004A5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A5D65" w:rsidRPr="004A5D65" w:rsidRDefault="004A5D65" w:rsidP="004A5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A5D65" w:rsidRPr="004A5D65" w:rsidTr="004A5D65">
        <w:trPr>
          <w:tblCellSpacing w:w="15" w:type="dxa"/>
          <w:jc w:val="center"/>
        </w:trPr>
        <w:tc>
          <w:tcPr>
            <w:tcW w:w="0" w:type="auto"/>
            <w:gridSpan w:val="3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4A5D65" w:rsidRPr="004A5D65" w:rsidRDefault="004A5D65" w:rsidP="004A5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5" w:anchor="pay_it_forward" w:history="1">
              <w:r w:rsidRPr="004A5D65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Share This Page with Others - Click Here for Your HTML Link Code</w:t>
              </w:r>
            </w:hyperlink>
          </w:p>
        </w:tc>
      </w:tr>
    </w:tbl>
    <w:p w:rsidR="004A5D65" w:rsidRPr="004A5D65" w:rsidRDefault="004A5D65" w:rsidP="004A5D65">
      <w:pPr>
        <w:spacing w:after="0" w:line="240" w:lineRule="auto"/>
        <w:rPr>
          <w:ins w:id="52" w:author="Unknown"/>
          <w:rFonts w:ascii="Times New Roman" w:eastAsia="Times New Roman" w:hAnsi="Times New Roman" w:cs="Times New Roman"/>
          <w:sz w:val="24"/>
          <w:szCs w:val="24"/>
        </w:rPr>
      </w:pPr>
      <w:ins w:id="53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pict>
            <v:rect id="_x0000_i1031" style="width:0;height:1.5pt" o:hralign="center" o:hrstd="t" o:hrnoshade="t" o:hr="t" stroked="f"/>
          </w:pict>
        </w:r>
      </w:ins>
    </w:p>
    <w:p w:rsidR="004A5D65" w:rsidRPr="004A5D65" w:rsidRDefault="004A5D65" w:rsidP="004A5D65">
      <w:pPr>
        <w:numPr>
          <w:ilvl w:val="0"/>
          <w:numId w:val="2"/>
        </w:numPr>
        <w:spacing w:before="100" w:beforeAutospacing="1" w:after="100" w:afterAutospacing="1" w:line="240" w:lineRule="auto"/>
        <w:rPr>
          <w:ins w:id="54" w:author="Unknown"/>
          <w:rFonts w:ascii="Times New Roman" w:eastAsia="Times New Roman" w:hAnsi="Times New Roman" w:cs="Times New Roman"/>
          <w:sz w:val="24"/>
          <w:szCs w:val="24"/>
        </w:rPr>
      </w:pPr>
      <w:ins w:id="55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begin"/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instrText xml:space="preserve"> HYPERLINK "http://www.buildcomputers.net/" </w:instrTex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separate"/>
        </w:r>
        <w:r w:rsidRPr="004A5D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Home</w: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end"/>
        </w:r>
      </w:ins>
    </w:p>
    <w:p w:rsidR="004A5D65" w:rsidRPr="004A5D65" w:rsidRDefault="004A5D65" w:rsidP="004A5D65">
      <w:pPr>
        <w:numPr>
          <w:ilvl w:val="0"/>
          <w:numId w:val="2"/>
        </w:numPr>
        <w:spacing w:before="100" w:beforeAutospacing="1" w:after="100" w:afterAutospacing="1" w:line="240" w:lineRule="auto"/>
        <w:rPr>
          <w:ins w:id="56" w:author="Unknown"/>
          <w:rFonts w:ascii="Times New Roman" w:eastAsia="Times New Roman" w:hAnsi="Times New Roman" w:cs="Times New Roman"/>
          <w:sz w:val="24"/>
          <w:szCs w:val="24"/>
        </w:rPr>
      </w:pPr>
      <w:ins w:id="57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begin"/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instrText xml:space="preserve"> HYPERLINK "http://www.buildcomputers.net/build-a-pc.html" </w:instrTex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separate"/>
        </w:r>
        <w:r w:rsidRPr="004A5D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How to Build a PC</w: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end"/>
        </w:r>
      </w:ins>
    </w:p>
    <w:p w:rsidR="004A5D65" w:rsidRPr="004A5D65" w:rsidRDefault="004A5D65" w:rsidP="004A5D65">
      <w:pPr>
        <w:numPr>
          <w:ilvl w:val="0"/>
          <w:numId w:val="2"/>
        </w:numPr>
        <w:spacing w:before="100" w:beforeAutospacing="1" w:after="100" w:afterAutospacing="1" w:line="240" w:lineRule="auto"/>
        <w:rPr>
          <w:ins w:id="58" w:author="Unknown"/>
          <w:rFonts w:ascii="Times New Roman" w:eastAsia="Times New Roman" w:hAnsi="Times New Roman" w:cs="Times New Roman"/>
          <w:sz w:val="24"/>
          <w:szCs w:val="24"/>
        </w:rPr>
      </w:pPr>
      <w:ins w:id="59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begin"/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instrText xml:space="preserve"> HYPERLINK "http://www.buildcomputers.net/what-is-a-cpu.html" </w:instrTex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separate"/>
        </w:r>
        <w:r w:rsidRPr="004A5D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CPU</w: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end"/>
        </w:r>
      </w:ins>
    </w:p>
    <w:p w:rsidR="004A5D65" w:rsidRPr="004A5D65" w:rsidRDefault="004A5D65" w:rsidP="004A5D65">
      <w:pPr>
        <w:numPr>
          <w:ilvl w:val="0"/>
          <w:numId w:val="2"/>
        </w:numPr>
        <w:spacing w:before="100" w:beforeAutospacing="1" w:after="100" w:afterAutospacing="1" w:line="240" w:lineRule="auto"/>
        <w:rPr>
          <w:ins w:id="60" w:author="Unknown"/>
          <w:rFonts w:ascii="Times New Roman" w:eastAsia="Times New Roman" w:hAnsi="Times New Roman" w:cs="Times New Roman"/>
          <w:sz w:val="24"/>
          <w:szCs w:val="24"/>
        </w:rPr>
      </w:pPr>
      <w:ins w:id="61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begin"/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instrText xml:space="preserve"> HYPERLINK "http://www.buildcomputers.net/what-is-a-motherboard.html" </w:instrTex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separate"/>
        </w:r>
        <w:r w:rsidRPr="004A5D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Motherboard</w: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end"/>
        </w:r>
      </w:ins>
    </w:p>
    <w:p w:rsidR="004A5D65" w:rsidRPr="004A5D65" w:rsidRDefault="004A5D65" w:rsidP="004A5D65">
      <w:pPr>
        <w:numPr>
          <w:ilvl w:val="0"/>
          <w:numId w:val="2"/>
        </w:numPr>
        <w:spacing w:before="100" w:beforeAutospacing="1" w:after="100" w:afterAutospacing="1" w:line="240" w:lineRule="auto"/>
        <w:rPr>
          <w:ins w:id="62" w:author="Unknown"/>
          <w:rFonts w:ascii="Times New Roman" w:eastAsia="Times New Roman" w:hAnsi="Times New Roman" w:cs="Times New Roman"/>
          <w:sz w:val="24"/>
          <w:szCs w:val="24"/>
        </w:rPr>
      </w:pPr>
      <w:ins w:id="63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begin"/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instrText xml:space="preserve"> HYPERLINK "http://www.buildcomputers.net/what-is-ram.html" </w:instrTex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separate"/>
        </w:r>
        <w:r w:rsidRPr="004A5D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RAM</w: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end"/>
        </w:r>
      </w:ins>
    </w:p>
    <w:p w:rsidR="004A5D65" w:rsidRPr="004A5D65" w:rsidRDefault="004A5D65" w:rsidP="004A5D65">
      <w:pPr>
        <w:numPr>
          <w:ilvl w:val="0"/>
          <w:numId w:val="2"/>
        </w:numPr>
        <w:spacing w:before="100" w:beforeAutospacing="1" w:after="100" w:afterAutospacing="1" w:line="240" w:lineRule="auto"/>
        <w:rPr>
          <w:ins w:id="64" w:author="Unknown"/>
          <w:rFonts w:ascii="Times New Roman" w:eastAsia="Times New Roman" w:hAnsi="Times New Roman" w:cs="Times New Roman"/>
          <w:sz w:val="24"/>
          <w:szCs w:val="24"/>
        </w:rPr>
      </w:pPr>
      <w:ins w:id="65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begin"/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instrText xml:space="preserve"> HYPERLINK "http://www.buildcomputers.net/computer-power-supply.html" </w:instrTex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separate"/>
        </w:r>
        <w:r w:rsidRPr="004A5D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Power Supply</w: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end"/>
        </w:r>
      </w:ins>
    </w:p>
    <w:p w:rsidR="004A5D65" w:rsidRPr="004A5D65" w:rsidRDefault="004A5D65" w:rsidP="004A5D65">
      <w:pPr>
        <w:numPr>
          <w:ilvl w:val="0"/>
          <w:numId w:val="2"/>
        </w:numPr>
        <w:spacing w:before="100" w:beforeAutospacing="1" w:after="100" w:afterAutospacing="1" w:line="240" w:lineRule="auto"/>
        <w:rPr>
          <w:ins w:id="66" w:author="Unknown"/>
          <w:rFonts w:ascii="Times New Roman" w:eastAsia="Times New Roman" w:hAnsi="Times New Roman" w:cs="Times New Roman"/>
          <w:sz w:val="24"/>
          <w:szCs w:val="24"/>
        </w:rPr>
      </w:pPr>
      <w:ins w:id="67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begin"/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instrText xml:space="preserve"> HYPERLINK "http://www.buildcomputers.net/what-is-a-hard-drive.html" </w:instrTex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separate"/>
        </w:r>
        <w:r w:rsidRPr="004A5D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Hard Drive</w: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end"/>
        </w:r>
      </w:ins>
    </w:p>
    <w:p w:rsidR="004A5D65" w:rsidRPr="004A5D65" w:rsidRDefault="004A5D65" w:rsidP="004A5D65">
      <w:pPr>
        <w:numPr>
          <w:ilvl w:val="0"/>
          <w:numId w:val="2"/>
        </w:numPr>
        <w:spacing w:before="100" w:beforeAutospacing="1" w:after="100" w:afterAutospacing="1" w:line="240" w:lineRule="auto"/>
        <w:rPr>
          <w:ins w:id="68" w:author="Unknown"/>
          <w:rFonts w:ascii="Times New Roman" w:eastAsia="Times New Roman" w:hAnsi="Times New Roman" w:cs="Times New Roman"/>
          <w:sz w:val="24"/>
          <w:szCs w:val="24"/>
        </w:rPr>
      </w:pPr>
      <w:ins w:id="69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begin"/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instrText xml:space="preserve"> HYPERLINK "http://www.buildcomputers.net/computer-case-sizes.html" </w:instrTex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separate"/>
        </w:r>
        <w:r w:rsidRPr="004A5D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Computer Case</w: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end"/>
        </w:r>
      </w:ins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25"/>
        <w:gridCol w:w="4725"/>
      </w:tblGrid>
      <w:tr w:rsidR="004A5D65" w:rsidRPr="004A5D65" w:rsidTr="004A5D65">
        <w:trPr>
          <w:tblCellSpacing w:w="15" w:type="dxa"/>
        </w:trPr>
        <w:tc>
          <w:tcPr>
            <w:tcW w:w="2500" w:type="pct"/>
            <w:hideMark/>
          </w:tcPr>
          <w:p w:rsidR="004A5D65" w:rsidRPr="004A5D65" w:rsidRDefault="004A5D65" w:rsidP="004A5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hideMark/>
          </w:tcPr>
          <w:p w:rsidR="004A5D65" w:rsidRPr="004A5D65" w:rsidRDefault="004A5D65" w:rsidP="004A5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A5D65" w:rsidRPr="004A5D65" w:rsidRDefault="004A5D65" w:rsidP="004A5D65">
      <w:pPr>
        <w:spacing w:after="0" w:line="240" w:lineRule="auto"/>
        <w:rPr>
          <w:ins w:id="70" w:author="Unknown"/>
          <w:rFonts w:ascii="Times New Roman" w:eastAsia="Times New Roman" w:hAnsi="Times New Roman" w:cs="Times New Roman"/>
          <w:sz w:val="24"/>
          <w:szCs w:val="24"/>
        </w:rPr>
      </w:pPr>
      <w:ins w:id="71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begin"/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instrText xml:space="preserve"> HYPERLINK "http://www.buildcomputers.net/motherboard-cpu-combo.html" \o "Go to Best Motherboard CPU Combo for Different Computer Types" </w:instrTex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separate"/>
        </w:r>
        <w:r w:rsidRPr="004A5D65">
          <w:rPr>
            <w:rFonts w:ascii="Times New Roman" w:eastAsia="Times New Roman" w:hAnsi="Times New Roman" w:cs="Times New Roman"/>
            <w:color w:val="0000FF"/>
            <w:sz w:val="24"/>
            <w:szCs w:val="24"/>
          </w:rPr>
          <w:fldChar w:fldCharType="begin"/>
        </w:r>
        <w:r w:rsidRPr="004A5D65">
          <w:rPr>
            <w:rFonts w:ascii="Times New Roman" w:eastAsia="Times New Roman" w:hAnsi="Times New Roman" w:cs="Times New Roman"/>
            <w:color w:val="0000FF"/>
            <w:sz w:val="24"/>
            <w:szCs w:val="24"/>
          </w:rPr>
          <w:instrText xml:space="preserve"> INCLUDEPICTURE "http://www.buildcomputers.net/images/navbar-motherboard-cpu-combo.jpg" \* MERGEFORMATINET </w:instrText>
        </w:r>
      </w:ins>
      <w:r w:rsidRPr="004A5D65">
        <w:rPr>
          <w:rFonts w:ascii="Times New Roman" w:eastAsia="Times New Roman" w:hAnsi="Times New Roman" w:cs="Times New Roman"/>
          <w:color w:val="0000FF"/>
          <w:sz w:val="24"/>
          <w:szCs w:val="24"/>
        </w:rPr>
        <w:fldChar w:fldCharType="separate"/>
      </w:r>
      <w:r w:rsidRPr="004A5D65">
        <w:rPr>
          <w:rFonts w:ascii="Times New Roman" w:eastAsia="Times New Roman" w:hAnsi="Times New Roman" w:cs="Times New Roman"/>
          <w:color w:val="0000FF"/>
          <w:sz w:val="24"/>
          <w:szCs w:val="24"/>
        </w:rPr>
        <w:pict>
          <v:shape id="_x0000_i1032" type="#_x0000_t75" alt="Motherboard CPU Combo" href="http://www.buildcomputers.net/motherboard-cpu-combo.html" title="&quot;Go to Best Motherboard CPU Combo for Different Computer Types&quot;" style="width:120.15pt;height:120.15pt" o:button="t"/>
        </w:pict>
      </w:r>
      <w:ins w:id="72" w:author="Unknown">
        <w:r w:rsidRPr="004A5D65">
          <w:rPr>
            <w:rFonts w:ascii="Times New Roman" w:eastAsia="Times New Roman" w:hAnsi="Times New Roman" w:cs="Times New Roman"/>
            <w:color w:val="0000FF"/>
            <w:sz w:val="24"/>
            <w:szCs w:val="24"/>
          </w:rPr>
          <w:fldChar w:fldCharType="end"/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end"/>
        </w:r>
      </w:ins>
    </w:p>
    <w:p w:rsidR="004A5D65" w:rsidRPr="004A5D65" w:rsidRDefault="004A5D65" w:rsidP="004A5D65">
      <w:pPr>
        <w:spacing w:before="100" w:beforeAutospacing="1" w:after="100" w:afterAutospacing="1" w:line="240" w:lineRule="auto"/>
        <w:jc w:val="center"/>
        <w:rPr>
          <w:ins w:id="73" w:author="Unknown"/>
          <w:rFonts w:ascii="Times New Roman" w:eastAsia="Times New Roman" w:hAnsi="Times New Roman" w:cs="Times New Roman"/>
          <w:sz w:val="24"/>
          <w:szCs w:val="24"/>
        </w:rPr>
      </w:pPr>
      <w:ins w:id="74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lastRenderedPageBreak/>
          <w:fldChar w:fldCharType="begin"/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instrText xml:space="preserve"> HYPERLINK "http://www.buildcomputers.net/motherboard-cpu-combo.html" </w:instrTex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separate"/>
        </w:r>
        <w:r w:rsidRPr="004A5D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Best Motherboard CPU Combos 2014</w:t>
        </w:r>
        <w:r w:rsidRPr="004A5D65">
          <w:rPr>
            <w:rFonts w:ascii="Times New Roman" w:eastAsia="Times New Roman" w:hAnsi="Times New Roman" w:cs="Times New Roman"/>
            <w:sz w:val="24"/>
            <w:szCs w:val="24"/>
          </w:rPr>
          <w:fldChar w:fldCharType="end"/>
        </w:r>
      </w:ins>
    </w:p>
    <w:p w:rsidR="004A5D65" w:rsidRPr="004A5D65" w:rsidRDefault="004A5D65" w:rsidP="004A5D65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4A5D65">
        <w:rPr>
          <w:rFonts w:ascii="Arial" w:eastAsia="Times New Roman" w:hAnsi="Arial" w:cs="Arial"/>
          <w:vanish/>
          <w:sz w:val="16"/>
          <w:szCs w:val="16"/>
        </w:rPr>
        <w:t>Top of Form</w:t>
      </w:r>
    </w:p>
    <w:tbl>
      <w:tblPr>
        <w:tblW w:w="0" w:type="auto"/>
        <w:jc w:val="center"/>
        <w:tblCellSpacing w:w="15" w:type="dxa"/>
        <w:shd w:val="clear" w:color="auto" w:fill="3B5998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10"/>
      </w:tblGrid>
      <w:tr w:rsidR="004A5D65" w:rsidRPr="004A5D65" w:rsidTr="004A5D65">
        <w:trPr>
          <w:tblCellSpacing w:w="15" w:type="dxa"/>
          <w:jc w:val="center"/>
        </w:trPr>
        <w:tc>
          <w:tcPr>
            <w:tcW w:w="0" w:type="auto"/>
            <w:shd w:val="clear" w:color="auto" w:fill="3B5998"/>
            <w:vAlign w:val="center"/>
            <w:hideMark/>
          </w:tcPr>
          <w:p w:rsidR="004A5D65" w:rsidRPr="004A5D65" w:rsidRDefault="004A5D65" w:rsidP="004A5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65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1440" w:dyaOrig="1440">
                <v:shape id="_x0000_i1045" type="#_x0000_t75" style="width:155.9pt;height:18.15pt" o:ole="">
                  <v:imagedata r:id="rId5" o:title=""/>
                </v:shape>
                <w:control r:id="rId16" w:name="DefaultOcxName1" w:shapeid="_x0000_i1045"/>
              </w:object>
            </w:r>
          </w:p>
        </w:tc>
      </w:tr>
    </w:tbl>
    <w:p w:rsidR="004A5D65" w:rsidRPr="004A5D65" w:rsidRDefault="004A5D65" w:rsidP="004A5D65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4A5D65">
        <w:rPr>
          <w:rFonts w:ascii="Arial" w:eastAsia="Times New Roman" w:hAnsi="Arial" w:cs="Arial"/>
          <w:vanish/>
          <w:sz w:val="16"/>
          <w:szCs w:val="16"/>
        </w:rPr>
        <w:t>Bottom of Form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09"/>
        <w:gridCol w:w="1893"/>
        <w:gridCol w:w="1865"/>
        <w:gridCol w:w="1884"/>
        <w:gridCol w:w="1899"/>
      </w:tblGrid>
      <w:tr w:rsidR="004A5D65" w:rsidRPr="004A5D65" w:rsidTr="004A5D65">
        <w:trPr>
          <w:tblCellSpacing w:w="15" w:type="dxa"/>
        </w:trPr>
        <w:tc>
          <w:tcPr>
            <w:tcW w:w="1005" w:type="pct"/>
            <w:hideMark/>
          </w:tcPr>
          <w:p w:rsidR="004A5D65" w:rsidRPr="004A5D65" w:rsidRDefault="004A5D65" w:rsidP="004A5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5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7" w:history="1">
              <w:r w:rsidRPr="004A5D65">
                <w:rPr>
                  <w:rFonts w:ascii="Times New Roman" w:eastAsia="Times New Roman" w:hAnsi="Times New Roman" w:cs="Times New Roman"/>
                  <w:color w:val="FFFFFF"/>
                  <w:sz w:val="24"/>
                  <w:szCs w:val="24"/>
                  <w:u w:val="single"/>
                </w:rPr>
                <w:t>Contact Us</w:t>
              </w:r>
            </w:hyperlink>
          </w:p>
        </w:tc>
        <w:tc>
          <w:tcPr>
            <w:tcW w:w="990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8" w:history="1">
              <w:r w:rsidRPr="004A5D65">
                <w:rPr>
                  <w:rFonts w:ascii="Times New Roman" w:eastAsia="Times New Roman" w:hAnsi="Times New Roman" w:cs="Times New Roman"/>
                  <w:color w:val="FFFFFF"/>
                  <w:sz w:val="24"/>
                  <w:szCs w:val="24"/>
                  <w:u w:val="single"/>
                </w:rPr>
                <w:t>Disclosure</w:t>
              </w:r>
            </w:hyperlink>
          </w:p>
        </w:tc>
        <w:tc>
          <w:tcPr>
            <w:tcW w:w="1000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9" w:history="1">
              <w:r w:rsidRPr="004A5D65">
                <w:rPr>
                  <w:rFonts w:ascii="Times New Roman" w:eastAsia="Times New Roman" w:hAnsi="Times New Roman" w:cs="Times New Roman"/>
                  <w:color w:val="FFFFFF"/>
                  <w:sz w:val="24"/>
                  <w:szCs w:val="24"/>
                  <w:u w:val="single"/>
                </w:rPr>
                <w:t>Disclaimer</w:t>
              </w:r>
            </w:hyperlink>
          </w:p>
        </w:tc>
        <w:tc>
          <w:tcPr>
            <w:tcW w:w="1000" w:type="pct"/>
            <w:hideMark/>
          </w:tcPr>
          <w:p w:rsidR="004A5D65" w:rsidRPr="004A5D65" w:rsidRDefault="004A5D65" w:rsidP="004A5D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0" w:history="1">
              <w:r w:rsidRPr="004A5D65">
                <w:rPr>
                  <w:rFonts w:ascii="Times New Roman" w:eastAsia="Times New Roman" w:hAnsi="Times New Roman" w:cs="Times New Roman"/>
                  <w:color w:val="FFFFFF"/>
                  <w:sz w:val="24"/>
                  <w:szCs w:val="24"/>
                  <w:u w:val="single"/>
                </w:rPr>
                <w:t>Privacy Policy</w:t>
              </w:r>
            </w:hyperlink>
          </w:p>
        </w:tc>
      </w:tr>
    </w:tbl>
    <w:p w:rsidR="004A5D65" w:rsidRPr="004A5D65" w:rsidRDefault="004A5D65" w:rsidP="004A5D65">
      <w:pPr>
        <w:spacing w:before="100" w:beforeAutospacing="1" w:after="100" w:afterAutospacing="1" w:line="240" w:lineRule="auto"/>
        <w:rPr>
          <w:ins w:id="75" w:author="Unknown"/>
          <w:rFonts w:ascii="Times New Roman" w:eastAsia="Times New Roman" w:hAnsi="Times New Roman" w:cs="Times New Roman"/>
          <w:sz w:val="24"/>
          <w:szCs w:val="24"/>
        </w:rPr>
      </w:pPr>
      <w:ins w:id="76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t>Copyright © 2012-2015 buildcomputers.net</w:t>
        </w:r>
      </w:ins>
    </w:p>
    <w:p w:rsidR="004A5D65" w:rsidRPr="004A5D65" w:rsidRDefault="004A5D65" w:rsidP="004A5D65">
      <w:pPr>
        <w:spacing w:after="0" w:line="240" w:lineRule="auto"/>
        <w:rPr>
          <w:ins w:id="77" w:author="Unknown"/>
          <w:rFonts w:ascii="Times New Roman" w:eastAsia="Times New Roman" w:hAnsi="Times New Roman" w:cs="Times New Roman"/>
          <w:sz w:val="24"/>
          <w:szCs w:val="24"/>
        </w:rPr>
      </w:pPr>
      <w:proofErr w:type="spellStart"/>
      <w:ins w:id="78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t>ShareThis</w:t>
        </w:r>
        <w:proofErr w:type="spellEnd"/>
        <w:r w:rsidRPr="004A5D65">
          <w:rPr>
            <w:rFonts w:ascii="Times New Roman" w:eastAsia="Times New Roman" w:hAnsi="Times New Roman" w:cs="Times New Roman"/>
            <w:sz w:val="24"/>
            <w:szCs w:val="24"/>
          </w:rPr>
          <w:t xml:space="preserve"> Copy and Paste</w:t>
        </w:r>
      </w:ins>
    </w:p>
    <w:p w:rsidR="004A5D65" w:rsidRPr="004A5D65" w:rsidRDefault="004A5D65" w:rsidP="004A5D65">
      <w:pPr>
        <w:spacing w:after="0" w:line="240" w:lineRule="auto"/>
        <w:rPr>
          <w:ins w:id="79" w:author="Unknown"/>
          <w:rFonts w:ascii="Times New Roman" w:eastAsia="Times New Roman" w:hAnsi="Times New Roman" w:cs="Times New Roman"/>
          <w:sz w:val="24"/>
          <w:szCs w:val="24"/>
        </w:rPr>
      </w:pPr>
      <w:ins w:id="80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t> </w:t>
        </w:r>
      </w:ins>
    </w:p>
    <w:p w:rsidR="004A5D65" w:rsidRPr="004A5D65" w:rsidRDefault="004A5D65" w:rsidP="004A5D65">
      <w:pPr>
        <w:spacing w:after="0" w:line="240" w:lineRule="auto"/>
        <w:rPr>
          <w:ins w:id="81" w:author="Unknown"/>
          <w:rFonts w:ascii="Times New Roman" w:eastAsia="Times New Roman" w:hAnsi="Times New Roman" w:cs="Times New Roman"/>
          <w:sz w:val="24"/>
          <w:szCs w:val="24"/>
        </w:rPr>
      </w:pPr>
      <w:ins w:id="82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t> </w:t>
        </w:r>
      </w:ins>
    </w:p>
    <w:p w:rsidR="004A5D65" w:rsidRPr="004A5D65" w:rsidRDefault="004A5D65" w:rsidP="004A5D65">
      <w:pPr>
        <w:spacing w:after="0" w:line="240" w:lineRule="auto"/>
        <w:rPr>
          <w:ins w:id="83" w:author="Unknown"/>
          <w:rFonts w:ascii="Times New Roman" w:eastAsia="Times New Roman" w:hAnsi="Times New Roman" w:cs="Times New Roman"/>
          <w:sz w:val="24"/>
          <w:szCs w:val="24"/>
        </w:rPr>
      </w:pPr>
      <w:ins w:id="84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t> </w:t>
        </w:r>
      </w:ins>
    </w:p>
    <w:p w:rsidR="004A5D65" w:rsidRPr="004A5D65" w:rsidRDefault="004A5D65" w:rsidP="004A5D65">
      <w:pPr>
        <w:spacing w:after="0" w:line="240" w:lineRule="auto"/>
        <w:rPr>
          <w:ins w:id="85" w:author="Unknown"/>
          <w:rFonts w:ascii="Times New Roman" w:eastAsia="Times New Roman" w:hAnsi="Times New Roman" w:cs="Times New Roman"/>
          <w:sz w:val="24"/>
          <w:szCs w:val="24"/>
        </w:rPr>
      </w:pPr>
      <w:ins w:id="86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t>Share</w:t>
        </w:r>
      </w:ins>
    </w:p>
    <w:p w:rsidR="004A5D65" w:rsidRPr="004A5D65" w:rsidRDefault="004A5D65" w:rsidP="004A5D65">
      <w:pPr>
        <w:spacing w:after="0" w:line="240" w:lineRule="auto"/>
        <w:rPr>
          <w:ins w:id="87" w:author="Unknown"/>
          <w:rFonts w:ascii="Times New Roman" w:eastAsia="Times New Roman" w:hAnsi="Times New Roman" w:cs="Times New Roman"/>
          <w:sz w:val="24"/>
          <w:szCs w:val="24"/>
        </w:rPr>
      </w:pPr>
      <w:ins w:id="88" w:author="Unknown">
        <w:r w:rsidRPr="004A5D65">
          <w:rPr>
            <w:rFonts w:ascii="Times New Roman" w:eastAsia="Times New Roman" w:hAnsi="Times New Roman" w:cs="Times New Roman"/>
            <w:sz w:val="24"/>
            <w:szCs w:val="24"/>
          </w:rPr>
          <w:t>- See more at: http://www.buildcomputers.net/motherboard-components.html#sthash.khD1ZwpM.dpuf</w:t>
        </w:r>
      </w:ins>
    </w:p>
    <w:p w:rsidR="00867464" w:rsidRDefault="00867464"/>
    <w:sectPr w:rsidR="00867464" w:rsidSect="00867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EC7DE0"/>
    <w:multiLevelType w:val="multilevel"/>
    <w:tmpl w:val="A184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75E78B0"/>
    <w:multiLevelType w:val="multilevel"/>
    <w:tmpl w:val="A892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4A5D65"/>
    <w:rsid w:val="004A5D65"/>
    <w:rsid w:val="008674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7464"/>
  </w:style>
  <w:style w:type="paragraph" w:styleId="Heading1">
    <w:name w:val="heading 1"/>
    <w:basedOn w:val="Normal"/>
    <w:link w:val="Heading1Char"/>
    <w:uiPriority w:val="9"/>
    <w:qFormat/>
    <w:rsid w:val="004A5D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D6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A5D6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A5D65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4A5D6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4A5D65"/>
    <w:rPr>
      <w:rFonts w:ascii="Arial" w:eastAsia="Times New Roman" w:hAnsi="Arial" w:cs="Arial"/>
      <w:vanish/>
      <w:sz w:val="16"/>
      <w:szCs w:val="16"/>
    </w:rPr>
  </w:style>
  <w:style w:type="paragraph" w:styleId="NormalWeb">
    <w:name w:val="Normal (Web)"/>
    <w:basedOn w:val="Normal"/>
    <w:uiPriority w:val="99"/>
    <w:unhideWhenUsed/>
    <w:rsid w:val="004A5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in1429630766439pinitbuttoncount">
    <w:name w:val="pin_1429630766439_pin_it_button_count"/>
    <w:basedOn w:val="DefaultParagraphFont"/>
    <w:rsid w:val="004A5D65"/>
  </w:style>
  <w:style w:type="character" w:styleId="Hyperlink">
    <w:name w:val="Hyperlink"/>
    <w:basedOn w:val="DefaultParagraphFont"/>
    <w:uiPriority w:val="99"/>
    <w:semiHidden/>
    <w:unhideWhenUsed/>
    <w:rsid w:val="004A5D6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A5D6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5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5D6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006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2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5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24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37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83117">
                              <w:marLeft w:val="0"/>
                              <w:marRight w:val="0"/>
                              <w:marTop w:val="104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0863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96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1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671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14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406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120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069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510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074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divBdr>
                            </w:div>
                            <w:div w:id="46099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5071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06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6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64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65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090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46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0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367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704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4829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7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03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33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93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30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65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8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86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53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54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94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uildcomputers.net/computer-cable-connections.html" TargetMode="External"/><Relationship Id="rId13" Type="http://schemas.openxmlformats.org/officeDocument/2006/relationships/hyperlink" Target="http://www.buildcomputers.net/motherboard-components.html" TargetMode="External"/><Relationship Id="rId18" Type="http://schemas.openxmlformats.org/officeDocument/2006/relationships/hyperlink" Target="http://www.buildcomputers.net/disclosure.htm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hyperlink" Target="http://www.buildcomputers.net/installing-ram.html" TargetMode="External"/><Relationship Id="rId17" Type="http://schemas.openxmlformats.org/officeDocument/2006/relationships/hyperlink" Target="http://www.buildcomputers.net/contact-us.html" TargetMode="External"/><Relationship Id="rId2" Type="http://schemas.openxmlformats.org/officeDocument/2006/relationships/styles" Target="styles.xml"/><Relationship Id="rId16" Type="http://schemas.openxmlformats.org/officeDocument/2006/relationships/control" Target="activeX/activeX2.xml"/><Relationship Id="rId20" Type="http://schemas.openxmlformats.org/officeDocument/2006/relationships/hyperlink" Target="http://www.buildcomputers.net/privacy-policy.html" TargetMode="Externa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hyperlink" Target="http://www.buildcomputers.net/installing-a-motherboard.html" TargetMode="External"/><Relationship Id="rId5" Type="http://schemas.openxmlformats.org/officeDocument/2006/relationships/image" Target="media/image1.wmf"/><Relationship Id="rId15" Type="http://schemas.openxmlformats.org/officeDocument/2006/relationships/hyperlink" Target="http://www.buildcomputers.net/motherboard-components.html" TargetMode="External"/><Relationship Id="rId10" Type="http://schemas.openxmlformats.org/officeDocument/2006/relationships/hyperlink" Target="http://www.buildcomputers.net/installing-a-cpu.html" TargetMode="External"/><Relationship Id="rId19" Type="http://schemas.openxmlformats.org/officeDocument/2006/relationships/hyperlink" Target="http://www.buildcomputers.net/disclaimer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://www.buildcomputers.net/motherboard-components.html" TargetMode="External"/><Relationship Id="rId22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1524</Words>
  <Characters>8693</Characters>
  <Application>Microsoft Office Word</Application>
  <DocSecurity>0</DocSecurity>
  <Lines>72</Lines>
  <Paragraphs>20</Paragraphs>
  <ScaleCrop>false</ScaleCrop>
  <Company/>
  <LinksUpToDate>false</LinksUpToDate>
  <CharactersWithSpaces>10197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2015-04-21T15:41:00Z</dcterms:created>
  <dcterms:modified xsi:type="dcterms:W3CDTF">2015-04-21T15:43:00Z</dcterms:modified>
</cp:coreProperties>
</file>